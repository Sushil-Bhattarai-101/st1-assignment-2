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E6B1F" w14:textId="77777777" w:rsidR="009E3E23" w:rsidRDefault="00000000">
      <w:pPr>
        <w:pStyle w:val="Title"/>
        <w:jc w:val="center"/>
      </w:pPr>
      <w:r>
        <w:t>SmartCare v0.1 - Initial Engineering Brief and AI Activity Card</w:t>
      </w:r>
    </w:p>
    <w:p w14:paraId="27103E2F" w14:textId="1CD479F2" w:rsidR="009E3E23" w:rsidRDefault="000701E5">
      <w:pPr>
        <w:jc w:val="center"/>
      </w:pPr>
      <w:r>
        <w:t>A2 Case Study Stage 1 student resource</w:t>
      </w:r>
    </w:p>
    <w:p w14:paraId="352E5436" w14:textId="77777777" w:rsidR="009E3E23" w:rsidRDefault="00000000">
      <w:pPr>
        <w:pStyle w:val="Heading1"/>
      </w:pPr>
      <w:r>
        <w:t>SmartCare scenario</w:t>
      </w:r>
    </w:p>
    <w:p w14:paraId="4D61775E" w14:textId="77777777" w:rsidR="009E3E23" w:rsidRDefault="00000000">
      <w:r>
        <w:t>SmartCare Community Clinic currently uses spreadsheets and paper records to manage patients and appointments. The client says: 'We need software to help manage patients, practitioners and appointments.' This is not yet a complete specification.</w:t>
      </w:r>
    </w:p>
    <w:p w14:paraId="2F2D27E1" w14:textId="77777777" w:rsidR="009E3E23" w:rsidRDefault="00000000">
      <w:pPr>
        <w:pStyle w:val="Heading1"/>
      </w:pPr>
      <w:r>
        <w:t>Initial Engineering Brief</w:t>
      </w:r>
    </w:p>
    <w:p w14:paraId="3FF49049" w14:textId="24502719" w:rsidR="00062BEB" w:rsidRDefault="00000000" w:rsidP="00062BEB">
      <w:pPr>
        <w:pStyle w:val="Heading2"/>
      </w:pPr>
      <w:r>
        <w:t>1. Problem summary</w:t>
      </w:r>
    </w:p>
    <w:p w14:paraId="2D957C86" w14:textId="42168B1C" w:rsidR="00062BEB" w:rsidRPr="00062BEB" w:rsidRDefault="00062BEB" w:rsidP="00062BEB">
      <w:r>
        <w:t>SmartCare Community Clinic</w:t>
      </w:r>
      <w:r>
        <w:t xml:space="preserve"> want to switch from </w:t>
      </w:r>
      <w:r>
        <w:t xml:space="preserve">spreadsheets and paper records </w:t>
      </w:r>
      <w:r>
        <w:t xml:space="preserve">to software system so </w:t>
      </w:r>
      <w:r>
        <w:t>manag</w:t>
      </w:r>
      <w:r>
        <w:t>ing</w:t>
      </w:r>
      <w:r>
        <w:t xml:space="preserve"> patients and appointments</w:t>
      </w:r>
      <w:r>
        <w:t xml:space="preserve"> will be easy and effective. New system is supposed to prevent </w:t>
      </w:r>
      <w:r>
        <w:t xml:space="preserve">double bookings, lost records, and no clear way to see if an appointment is cancelled or </w:t>
      </w:r>
      <w:r>
        <w:t>boked. The clinic wants a simple computer program to replace its manual process and make its process effective.</w:t>
      </w:r>
    </w:p>
    <w:p w14:paraId="56298541" w14:textId="556D98DA" w:rsidR="009E3E23" w:rsidRDefault="00000000">
      <w:pPr>
        <w:pStyle w:val="Heading2"/>
      </w:pPr>
      <w:r>
        <w:t>2. Initial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9E3E23" w14:paraId="56D6D34B" w14:textId="77777777">
        <w:tc>
          <w:tcPr>
            <w:tcW w:w="5040" w:type="dxa"/>
          </w:tcPr>
          <w:p w14:paraId="11EA0035" w14:textId="77777777" w:rsidR="009E3E23" w:rsidRDefault="00000000">
            <w:r>
              <w:t>Stakeholder</w:t>
            </w:r>
          </w:p>
        </w:tc>
        <w:tc>
          <w:tcPr>
            <w:tcW w:w="5040" w:type="dxa"/>
          </w:tcPr>
          <w:p w14:paraId="5916B2D1" w14:textId="77777777" w:rsidR="009E3E23" w:rsidRDefault="00000000">
            <w:r>
              <w:t>Possible need</w:t>
            </w:r>
          </w:p>
        </w:tc>
      </w:tr>
      <w:tr w:rsidR="009E3E23" w14:paraId="531631BC" w14:textId="77777777">
        <w:tc>
          <w:tcPr>
            <w:tcW w:w="5040" w:type="dxa"/>
          </w:tcPr>
          <w:p w14:paraId="0A74B625" w14:textId="7CE7DF91" w:rsidR="009E3E23" w:rsidRDefault="00062BEB">
            <w:r>
              <w:t>Receptionist</w:t>
            </w:r>
          </w:p>
        </w:tc>
        <w:tc>
          <w:tcPr>
            <w:tcW w:w="5040" w:type="dxa"/>
          </w:tcPr>
          <w:p w14:paraId="3A7C7160" w14:textId="5F0C9185" w:rsidR="009E3E23" w:rsidRDefault="00062BEB">
            <w:r>
              <w:t>Booking &amp; managing appointments</w:t>
            </w:r>
          </w:p>
        </w:tc>
      </w:tr>
      <w:tr w:rsidR="009E3E23" w14:paraId="15A4634B" w14:textId="77777777">
        <w:tc>
          <w:tcPr>
            <w:tcW w:w="5040" w:type="dxa"/>
          </w:tcPr>
          <w:p w14:paraId="157EEC8A" w14:textId="5457470D" w:rsidR="009E3E23" w:rsidRDefault="00062BEB">
            <w:r>
              <w:t>Patient</w:t>
            </w:r>
          </w:p>
        </w:tc>
        <w:tc>
          <w:tcPr>
            <w:tcW w:w="5040" w:type="dxa"/>
          </w:tcPr>
          <w:p w14:paraId="41452B8C" w14:textId="50D0F047" w:rsidR="009E3E23" w:rsidRDefault="00FF6600">
            <w:r>
              <w:t>Needs their appointment recorded correctly, no double-booking</w:t>
            </w:r>
          </w:p>
        </w:tc>
      </w:tr>
      <w:tr w:rsidR="009E3E23" w14:paraId="2B07B9B1" w14:textId="77777777">
        <w:tc>
          <w:tcPr>
            <w:tcW w:w="5040" w:type="dxa"/>
          </w:tcPr>
          <w:p w14:paraId="5E81E805" w14:textId="5CD0833D" w:rsidR="009E3E23" w:rsidRDefault="00062BEB">
            <w:r>
              <w:t>Practitioner</w:t>
            </w:r>
          </w:p>
        </w:tc>
        <w:tc>
          <w:tcPr>
            <w:tcW w:w="5040" w:type="dxa"/>
          </w:tcPr>
          <w:p w14:paraId="38AEF55D" w14:textId="376B2AAA" w:rsidR="009E3E23" w:rsidRDefault="00FF6600">
            <w:r>
              <w:t>Needs to see their schedule clearly</w:t>
            </w:r>
          </w:p>
        </w:tc>
      </w:tr>
      <w:tr w:rsidR="009E3E23" w14:paraId="5C2262E6" w14:textId="77777777">
        <w:tc>
          <w:tcPr>
            <w:tcW w:w="5040" w:type="dxa"/>
          </w:tcPr>
          <w:p w14:paraId="626B8B06" w14:textId="4D54D77A" w:rsidR="009E3E23" w:rsidRDefault="00062BEB">
            <w:r>
              <w:t>Clinic Manager</w:t>
            </w:r>
          </w:p>
        </w:tc>
        <w:tc>
          <w:tcPr>
            <w:tcW w:w="5040" w:type="dxa"/>
          </w:tcPr>
          <w:p w14:paraId="52C14935" w14:textId="4A5F4003" w:rsidR="009E3E23" w:rsidRDefault="00FF6600">
            <w:r>
              <w:t>Needs report &amp; information about appointments</w:t>
            </w:r>
          </w:p>
        </w:tc>
      </w:tr>
    </w:tbl>
    <w:p w14:paraId="2E38F9EE" w14:textId="77777777" w:rsidR="009E3E23" w:rsidRDefault="00000000">
      <w:pPr>
        <w:pStyle w:val="Heading2"/>
      </w:pPr>
      <w:r>
        <w:t>3. Initial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E3E23" w14:paraId="608554BD" w14:textId="77777777">
        <w:tc>
          <w:tcPr>
            <w:tcW w:w="3360" w:type="dxa"/>
          </w:tcPr>
          <w:p w14:paraId="5AD8FA46" w14:textId="77777777" w:rsidR="009E3E23" w:rsidRDefault="00000000">
            <w:r>
              <w:t>Feature</w:t>
            </w:r>
          </w:p>
        </w:tc>
        <w:tc>
          <w:tcPr>
            <w:tcW w:w="3360" w:type="dxa"/>
          </w:tcPr>
          <w:p w14:paraId="51062EF6" w14:textId="77777777" w:rsidR="009E3E23" w:rsidRDefault="00000000">
            <w:r>
              <w:t>Confirmed or provisional?</w:t>
            </w:r>
          </w:p>
        </w:tc>
        <w:tc>
          <w:tcPr>
            <w:tcW w:w="3360" w:type="dxa"/>
          </w:tcPr>
          <w:p w14:paraId="754483E8" w14:textId="77777777" w:rsidR="009E3E23" w:rsidRDefault="00000000">
            <w:r>
              <w:t>Why?</w:t>
            </w:r>
          </w:p>
        </w:tc>
      </w:tr>
      <w:tr w:rsidR="009E3E23" w14:paraId="11437C01" w14:textId="77777777">
        <w:tc>
          <w:tcPr>
            <w:tcW w:w="3360" w:type="dxa"/>
          </w:tcPr>
          <w:p w14:paraId="7610C16E" w14:textId="121C2EAB" w:rsidR="009E3E23" w:rsidRDefault="00FF6600">
            <w:r>
              <w:t>Booking an appointment</w:t>
            </w:r>
          </w:p>
        </w:tc>
        <w:tc>
          <w:tcPr>
            <w:tcW w:w="3360" w:type="dxa"/>
          </w:tcPr>
          <w:p w14:paraId="7BD992F1" w14:textId="7F07F459" w:rsidR="009E3E23" w:rsidRDefault="00FF6600">
            <w:r>
              <w:t>Confirmed</w:t>
            </w:r>
          </w:p>
        </w:tc>
        <w:tc>
          <w:tcPr>
            <w:tcW w:w="3360" w:type="dxa"/>
          </w:tcPr>
          <w:p w14:paraId="64E71CA9" w14:textId="61A3BD44" w:rsidR="009E3E23" w:rsidRDefault="00FF6600">
            <w:r>
              <w:t>Initial requirement</w:t>
            </w:r>
          </w:p>
        </w:tc>
      </w:tr>
      <w:tr w:rsidR="009E3E23" w14:paraId="3A3DA7E6" w14:textId="77777777">
        <w:tc>
          <w:tcPr>
            <w:tcW w:w="3360" w:type="dxa"/>
          </w:tcPr>
          <w:p w14:paraId="64F8E876" w14:textId="4E3C944A" w:rsidR="009E3E23" w:rsidRDefault="00FF6600">
            <w:r>
              <w:t>View all appointments</w:t>
            </w:r>
          </w:p>
        </w:tc>
        <w:tc>
          <w:tcPr>
            <w:tcW w:w="3360" w:type="dxa"/>
          </w:tcPr>
          <w:p w14:paraId="3BFAD640" w14:textId="210336D1" w:rsidR="009E3E23" w:rsidRDefault="00FF6600">
            <w:r>
              <w:t>C</w:t>
            </w:r>
            <w:r>
              <w:t>onfirmed</w:t>
            </w:r>
          </w:p>
        </w:tc>
        <w:tc>
          <w:tcPr>
            <w:tcW w:w="3360" w:type="dxa"/>
          </w:tcPr>
          <w:p w14:paraId="20FA37DC" w14:textId="2097A256" w:rsidR="009E3E23" w:rsidRDefault="00FF6600">
            <w:r>
              <w:t>Difficult to locate records</w:t>
            </w:r>
          </w:p>
        </w:tc>
      </w:tr>
      <w:tr w:rsidR="009E3E23" w14:paraId="0EED055B" w14:textId="77777777">
        <w:tc>
          <w:tcPr>
            <w:tcW w:w="3360" w:type="dxa"/>
          </w:tcPr>
          <w:p w14:paraId="6A5EE623" w14:textId="6B9FB88E" w:rsidR="009E3E23" w:rsidRDefault="00FF6600">
            <w:r>
              <w:t>Cancel an appointment</w:t>
            </w:r>
          </w:p>
        </w:tc>
        <w:tc>
          <w:tcPr>
            <w:tcW w:w="3360" w:type="dxa"/>
          </w:tcPr>
          <w:p w14:paraId="55AFC6C6" w14:textId="750241FB" w:rsidR="009E3E23" w:rsidRDefault="00FF6600">
            <w:r>
              <w:t>C</w:t>
            </w:r>
            <w:r>
              <w:t>onfirmed</w:t>
            </w:r>
          </w:p>
        </w:tc>
        <w:tc>
          <w:tcPr>
            <w:tcW w:w="3360" w:type="dxa"/>
          </w:tcPr>
          <w:p w14:paraId="53696FA6" w14:textId="75734788" w:rsidR="009E3E23" w:rsidRDefault="00FF6600">
            <w:r>
              <w:t>Cancellation is manual &amp; broken</w:t>
            </w:r>
          </w:p>
        </w:tc>
      </w:tr>
      <w:tr w:rsidR="009E3E23" w14:paraId="2DEE6E88" w14:textId="77777777">
        <w:tc>
          <w:tcPr>
            <w:tcW w:w="3360" w:type="dxa"/>
          </w:tcPr>
          <w:p w14:paraId="35F32390" w14:textId="1B8200F9" w:rsidR="009E3E23" w:rsidRDefault="00FF6600">
            <w:r>
              <w:t>Search by Patient/Practitioner</w:t>
            </w:r>
          </w:p>
        </w:tc>
        <w:tc>
          <w:tcPr>
            <w:tcW w:w="3360" w:type="dxa"/>
          </w:tcPr>
          <w:p w14:paraId="4BA82B4C" w14:textId="5F4D6ECC" w:rsidR="009E3E23" w:rsidRDefault="00FF6600">
            <w:r>
              <w:t>Provisional</w:t>
            </w:r>
          </w:p>
        </w:tc>
        <w:tc>
          <w:tcPr>
            <w:tcW w:w="3360" w:type="dxa"/>
          </w:tcPr>
          <w:p w14:paraId="0D91D03D" w14:textId="2EA8D234" w:rsidR="009E3E23" w:rsidRDefault="00FF6600">
            <w:r>
              <w:t xml:space="preserve">Useful but not </w:t>
            </w:r>
            <w:r w:rsidRPr="00FF6600">
              <w:t>explicitly requested yet</w:t>
            </w:r>
          </w:p>
        </w:tc>
      </w:tr>
    </w:tbl>
    <w:p w14:paraId="2F131DFD" w14:textId="77777777" w:rsidR="009E3E23" w:rsidRDefault="00000000">
      <w:pPr>
        <w:pStyle w:val="Heading2"/>
      </w:pPr>
      <w:r>
        <w:t>4. Questions for the client</w:t>
      </w:r>
    </w:p>
    <w:p w14:paraId="0B7250CD" w14:textId="4708C8F8" w:rsidR="009E3E23" w:rsidRDefault="00000000">
      <w:r>
        <w:t xml:space="preserve">1. </w:t>
      </w:r>
      <w:r w:rsidR="00FF6600">
        <w:t>Can two patients have the same name</w:t>
      </w:r>
      <w:r w:rsidR="00FF6600">
        <w:t>?</w:t>
      </w:r>
    </w:p>
    <w:p w14:paraId="3B926C70" w14:textId="78C8A6E3" w:rsidR="009E3E23" w:rsidRDefault="00000000">
      <w:r>
        <w:t xml:space="preserve">2. </w:t>
      </w:r>
      <w:r w:rsidR="00FF6600">
        <w:t>Should the system store past appointment history, or only current</w:t>
      </w:r>
      <w:r w:rsidR="00FF6600">
        <w:t xml:space="preserve"> one</w:t>
      </w:r>
      <w:r w:rsidR="00FF6600">
        <w:t>?</w:t>
      </w:r>
    </w:p>
    <w:p w14:paraId="7B56E5B7" w14:textId="05600E93" w:rsidR="009E3E23" w:rsidRDefault="00000000">
      <w:r>
        <w:t>3</w:t>
      </w:r>
      <w:r w:rsidR="00FF6600">
        <w:t xml:space="preserve">. </w:t>
      </w:r>
      <w:r w:rsidR="00FF6600">
        <w:t>Are there fixed clinic hours appointments must fall within?</w:t>
      </w:r>
    </w:p>
    <w:p w14:paraId="4FB7A64D" w14:textId="18217080" w:rsidR="009E3E23" w:rsidRDefault="00000000">
      <w:r>
        <w:t>4.</w:t>
      </w:r>
      <w:r w:rsidR="00FF6600">
        <w:t xml:space="preserve"> </w:t>
      </w:r>
      <w:r w:rsidR="00AC7F49">
        <w:t>Will this run on one receptionist's computer, or be shared by multiple staff at once?</w:t>
      </w:r>
    </w:p>
    <w:p w14:paraId="5373A586" w14:textId="4D23E2CA" w:rsidR="009E3E23" w:rsidRDefault="00000000">
      <w:r>
        <w:t xml:space="preserve">5. </w:t>
      </w:r>
      <w:r w:rsidR="00AC7F49">
        <w:t xml:space="preserve">who can cancel the appointment? </w:t>
      </w:r>
      <w:proofErr w:type="gramStart"/>
      <w:r w:rsidR="00AC7F49">
        <w:t>( client</w:t>
      </w:r>
      <w:proofErr w:type="gramEnd"/>
      <w:r w:rsidR="00AC7F49">
        <w:t>/receptionist or both)</w:t>
      </w:r>
    </w:p>
    <w:p w14:paraId="16A1DF72" w14:textId="77777777" w:rsidR="009E3E23" w:rsidRDefault="00000000">
      <w:pPr>
        <w:pStyle w:val="Heading2"/>
      </w:pPr>
      <w:r>
        <w:lastRenderedPageBreak/>
        <w:t>5. What we do not yet know</w:t>
      </w:r>
    </w:p>
    <w:p w14:paraId="5B05E31E" w14:textId="0583A22E" w:rsidR="009E3E23" w:rsidRDefault="00000000">
      <w:r>
        <w:t xml:space="preserve">1. </w:t>
      </w:r>
      <w:r w:rsidR="00AC7F49">
        <w:t>Whether appointment times need to follow fixed slot lengths</w:t>
      </w:r>
      <w:r w:rsidR="00AC7F49">
        <w:t xml:space="preserve"> </w:t>
      </w:r>
      <w:r w:rsidR="00AC7F49">
        <w:t>or can be any time.</w:t>
      </w:r>
      <w:r w:rsidR="00AC7F49">
        <w:t xml:space="preserve"> (e.g. 30 min block)</w:t>
      </w:r>
    </w:p>
    <w:p w14:paraId="0BE6D36A" w14:textId="0703DCC8" w:rsidR="009E3E23" w:rsidRDefault="00000000">
      <w:r>
        <w:t xml:space="preserve">2. </w:t>
      </w:r>
      <w:r w:rsidR="00AC7F49">
        <w:t>Whether the receptionist needs a login, or anyone can use the system freely.</w:t>
      </w:r>
    </w:p>
    <w:p w14:paraId="314930FF" w14:textId="15D3E589" w:rsidR="009E3E23" w:rsidRDefault="00000000">
      <w:r>
        <w:t xml:space="preserve">3. </w:t>
      </w:r>
      <w:r w:rsidR="00AC7F49">
        <w:t>What should happen to old appointments</w:t>
      </w:r>
      <w:r w:rsidR="00AC7F49">
        <w:t xml:space="preserve"> data? (need to keep records or not)</w:t>
      </w:r>
    </w:p>
    <w:p w14:paraId="5FE975E9" w14:textId="77777777" w:rsidR="009E3E23" w:rsidRDefault="00000000">
      <w:r>
        <w:br w:type="page"/>
      </w:r>
    </w:p>
    <w:p w14:paraId="1A5D4C3B" w14:textId="77777777" w:rsidR="009E3E23" w:rsidRDefault="00000000">
      <w:pPr>
        <w:pStyle w:val="Heading1"/>
      </w:pPr>
      <w:r>
        <w:lastRenderedPageBreak/>
        <w:t>AI Activity Card - Ask, Check, Explain</w:t>
      </w:r>
    </w:p>
    <w:p w14:paraId="08422C15" w14:textId="77777777" w:rsidR="009E3E23" w:rsidRDefault="00000000">
      <w:pPr>
        <w:pStyle w:val="Heading2"/>
      </w:pPr>
      <w:r>
        <w:t>Before AI</w:t>
      </w:r>
    </w:p>
    <w:p w14:paraId="6DA1E164" w14:textId="77777777" w:rsidR="009E3E23" w:rsidRDefault="00000000">
      <w:r>
        <w:t>What do I think the code does? What problems can I already identify?</w:t>
      </w:r>
    </w:p>
    <w:p w14:paraId="70EA7D8A" w14:textId="1373A640" w:rsidR="001D2E44" w:rsidDel="00AB2952" w:rsidRDefault="001D2E44" w:rsidP="001D2E44">
      <w:pPr>
        <w:pStyle w:val="ListParagraph"/>
        <w:numPr>
          <w:ilvl w:val="0"/>
          <w:numId w:val="10"/>
        </w:numPr>
        <w:rPr>
          <w:del w:id="0" w:author="Sushil.Bhattarai" w:date="2026-09-09T14:11:00Z" w16du:dateUtc="2026-09-09T04:11:00Z"/>
        </w:rPr>
      </w:pPr>
      <w:del w:id="1" w:author="Sushil.Bhattarai" w:date="2026-09-09T14:11:00Z" w16du:dateUtc="2026-09-09T04:11:00Z">
        <w:r w:rsidDel="00AB2952">
          <w:delText>The code collects all the information of patience, which help them to choose their practitioner and appropriate time. The program prevents clients from booking several appointments, empty value check &amp; different bookings  at same time.</w:delText>
        </w:r>
      </w:del>
    </w:p>
    <w:p w14:paraId="7650A945" w14:textId="77777777" w:rsidR="009E3E23" w:rsidRDefault="00000000">
      <w:pPr>
        <w:pStyle w:val="Heading2"/>
      </w:pPr>
      <w:r>
        <w:t>AI request</w:t>
      </w:r>
    </w:p>
    <w:p w14:paraId="0F7AA44C" w14:textId="77777777" w:rsidR="009E3E23" w:rsidRDefault="00000000">
      <w:r>
        <w:t>Act as a tutor. Explain this code and identify potential problems. Do not provide a complete replacement. Ask me questions that help me reason about the solution.</w:t>
      </w:r>
    </w:p>
    <w:p w14:paraId="6EFD9E32" w14:textId="77777777" w:rsidR="009E3E23" w:rsidRDefault="00000000">
      <w:pPr>
        <w:pStyle w:val="Heading2"/>
      </w:pPr>
      <w:r>
        <w:t>Evaluate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E3E23" w14:paraId="63594891" w14:textId="77777777">
        <w:tc>
          <w:tcPr>
            <w:tcW w:w="2016" w:type="dxa"/>
          </w:tcPr>
          <w:p w14:paraId="12AAD2E9" w14:textId="77777777" w:rsidR="009E3E23" w:rsidRDefault="00000000">
            <w:r>
              <w:t>Suggestion</w:t>
            </w:r>
          </w:p>
        </w:tc>
        <w:tc>
          <w:tcPr>
            <w:tcW w:w="2016" w:type="dxa"/>
          </w:tcPr>
          <w:p w14:paraId="3E69FA1A" w14:textId="77777777" w:rsidR="009E3E23" w:rsidRDefault="00000000">
            <w:r>
              <w:t>Useful</w:t>
            </w:r>
          </w:p>
        </w:tc>
        <w:tc>
          <w:tcPr>
            <w:tcW w:w="2016" w:type="dxa"/>
          </w:tcPr>
          <w:p w14:paraId="02AC9FE6" w14:textId="77777777" w:rsidR="009E3E23" w:rsidRDefault="00000000">
            <w:r>
              <w:t>Unclear</w:t>
            </w:r>
          </w:p>
        </w:tc>
        <w:tc>
          <w:tcPr>
            <w:tcW w:w="2016" w:type="dxa"/>
          </w:tcPr>
          <w:p w14:paraId="337EF5F9" w14:textId="77777777" w:rsidR="009E3E23" w:rsidRDefault="00000000">
            <w:r>
              <w:t>Incorrect</w:t>
            </w:r>
          </w:p>
        </w:tc>
        <w:tc>
          <w:tcPr>
            <w:tcW w:w="2016" w:type="dxa"/>
          </w:tcPr>
          <w:p w14:paraId="28AF2CE0" w14:textId="77777777" w:rsidR="009E3E23" w:rsidRDefault="00000000">
            <w:r>
              <w:t>Out of scope</w:t>
            </w:r>
          </w:p>
        </w:tc>
      </w:tr>
      <w:tr w:rsidR="009E3E23" w14:paraId="52D6D8E8" w14:textId="77777777">
        <w:tc>
          <w:tcPr>
            <w:tcW w:w="2016" w:type="dxa"/>
          </w:tcPr>
          <w:p w14:paraId="7341CF8B" w14:textId="7CC47419" w:rsidR="009E3E23" w:rsidRDefault="00BA70F2">
            <w:ins w:id="2" w:author="Sushil.Bhattarai" w:date="2026-09-09T14:15:00Z" w16du:dateUtc="2026-09-09T04:15:00Z">
              <w:r>
                <w:t>Valid date/time</w:t>
              </w:r>
            </w:ins>
          </w:p>
        </w:tc>
        <w:tc>
          <w:tcPr>
            <w:tcW w:w="2016" w:type="dxa"/>
          </w:tcPr>
          <w:p w14:paraId="3EC404C7" w14:textId="53A25803" w:rsidR="009E3E23" w:rsidRDefault="00BA70F2">
            <w:ins w:id="3" w:author="Sushil.Bhattarai" w:date="2026-09-09T14:16:00Z" w16du:dateUtc="2026-09-09T04:16:00Z">
              <w:r>
                <w:t>Yes</w:t>
              </w:r>
            </w:ins>
          </w:p>
        </w:tc>
        <w:tc>
          <w:tcPr>
            <w:tcW w:w="2016" w:type="dxa"/>
          </w:tcPr>
          <w:p w14:paraId="00F814BF" w14:textId="77777777" w:rsidR="009E3E23" w:rsidRDefault="009E3E23"/>
        </w:tc>
        <w:tc>
          <w:tcPr>
            <w:tcW w:w="2016" w:type="dxa"/>
          </w:tcPr>
          <w:p w14:paraId="48409DAE" w14:textId="77777777" w:rsidR="009E3E23" w:rsidRDefault="009E3E23"/>
        </w:tc>
        <w:tc>
          <w:tcPr>
            <w:tcW w:w="2016" w:type="dxa"/>
          </w:tcPr>
          <w:p w14:paraId="71EE0230" w14:textId="77777777" w:rsidR="009E3E23" w:rsidRDefault="009E3E23"/>
        </w:tc>
      </w:tr>
      <w:tr w:rsidR="009E3E23" w14:paraId="14A1A75F" w14:textId="77777777">
        <w:tc>
          <w:tcPr>
            <w:tcW w:w="2016" w:type="dxa"/>
          </w:tcPr>
          <w:p w14:paraId="174C24A9" w14:textId="336F8407" w:rsidR="009E3E23" w:rsidRDefault="00BA70F2">
            <w:ins w:id="4" w:author="Sushil.Bhattarai" w:date="2026-09-09T14:15:00Z" w16du:dateUtc="2026-09-09T04:15:00Z">
              <w:r>
                <w:t>Standardize names</w:t>
              </w:r>
              <w:r>
                <w:br/>
              </w:r>
              <w:proofErr w:type="gramStart"/>
              <w:r>
                <w:t>(.strip</w:t>
              </w:r>
              <w:proofErr w:type="gramEnd"/>
              <w:r>
                <w:t>(</w:t>
              </w:r>
              <w:proofErr w:type="gramStart"/>
              <w:r>
                <w:t>).title</w:t>
              </w:r>
              <w:proofErr w:type="gramEnd"/>
              <w:r>
                <w:t>())</w:t>
              </w:r>
            </w:ins>
          </w:p>
        </w:tc>
        <w:tc>
          <w:tcPr>
            <w:tcW w:w="2016" w:type="dxa"/>
          </w:tcPr>
          <w:p w14:paraId="5F271BD8" w14:textId="6D4A6D50" w:rsidR="009E3E23" w:rsidRDefault="00BA70F2">
            <w:ins w:id="5" w:author="Sushil.Bhattarai" w:date="2026-09-09T14:16:00Z" w16du:dateUtc="2026-09-09T04:16:00Z">
              <w:r>
                <w:t>yes</w:t>
              </w:r>
            </w:ins>
          </w:p>
        </w:tc>
        <w:tc>
          <w:tcPr>
            <w:tcW w:w="2016" w:type="dxa"/>
          </w:tcPr>
          <w:p w14:paraId="7A640D00" w14:textId="77777777" w:rsidR="009E3E23" w:rsidRDefault="009E3E23"/>
        </w:tc>
        <w:tc>
          <w:tcPr>
            <w:tcW w:w="2016" w:type="dxa"/>
          </w:tcPr>
          <w:p w14:paraId="6B53A98A" w14:textId="77777777" w:rsidR="009E3E23" w:rsidRDefault="009E3E23"/>
        </w:tc>
        <w:tc>
          <w:tcPr>
            <w:tcW w:w="2016" w:type="dxa"/>
          </w:tcPr>
          <w:p w14:paraId="039C0CBF" w14:textId="77777777" w:rsidR="009E3E23" w:rsidRDefault="009E3E23"/>
        </w:tc>
      </w:tr>
      <w:tr w:rsidR="009E3E23" w14:paraId="6E669C87" w14:textId="77777777">
        <w:tc>
          <w:tcPr>
            <w:tcW w:w="2016" w:type="dxa"/>
          </w:tcPr>
          <w:p w14:paraId="189EB2E4" w14:textId="22AA7136" w:rsidR="009E3E23" w:rsidRDefault="00BA70F2">
            <w:ins w:id="6" w:author="Sushil.Bhattarai" w:date="2026-09-09T14:16:00Z" w16du:dateUtc="2026-09-09T04:16:00Z">
              <w:r>
                <w:t>Data loss when program closed</w:t>
              </w:r>
            </w:ins>
          </w:p>
        </w:tc>
        <w:tc>
          <w:tcPr>
            <w:tcW w:w="2016" w:type="dxa"/>
          </w:tcPr>
          <w:p w14:paraId="1B41A454" w14:textId="71A2606F" w:rsidR="009E3E23" w:rsidRDefault="00BA70F2">
            <w:ins w:id="7" w:author="Sushil.Bhattarai" w:date="2026-09-09T14:17:00Z" w16du:dateUtc="2026-09-09T04:17:00Z">
              <w:r>
                <w:t>yes</w:t>
              </w:r>
            </w:ins>
          </w:p>
        </w:tc>
        <w:tc>
          <w:tcPr>
            <w:tcW w:w="2016" w:type="dxa"/>
          </w:tcPr>
          <w:p w14:paraId="4049F9A4" w14:textId="77777777" w:rsidR="009E3E23" w:rsidRDefault="009E3E23"/>
        </w:tc>
        <w:tc>
          <w:tcPr>
            <w:tcW w:w="2016" w:type="dxa"/>
          </w:tcPr>
          <w:p w14:paraId="70FADB39" w14:textId="77777777" w:rsidR="009E3E23" w:rsidRDefault="009E3E23"/>
        </w:tc>
        <w:tc>
          <w:tcPr>
            <w:tcW w:w="2016" w:type="dxa"/>
          </w:tcPr>
          <w:p w14:paraId="62B900F5" w14:textId="4BBBAD23" w:rsidR="009E3E23" w:rsidRDefault="00BA70F2">
            <w:ins w:id="8" w:author="Sushil.Bhattarai" w:date="2026-09-09T14:17:00Z" w16du:dateUtc="2026-09-09T04:17:00Z">
              <w:r>
                <w:t>Fixing this requires fi</w:t>
              </w:r>
            </w:ins>
            <w:ins w:id="9" w:author="Sushil.Bhattarai" w:date="2026-09-09T14:18:00Z" w16du:dateUtc="2026-09-09T04:18:00Z">
              <w:r>
                <w:t>le storage</w:t>
              </w:r>
            </w:ins>
          </w:p>
        </w:tc>
      </w:tr>
      <w:tr w:rsidR="009E3E23" w14:paraId="3AF1C460" w14:textId="77777777">
        <w:tc>
          <w:tcPr>
            <w:tcW w:w="2016" w:type="dxa"/>
          </w:tcPr>
          <w:p w14:paraId="718FEBF7" w14:textId="50CD84A3" w:rsidR="009E3E23" w:rsidRDefault="00BA70F2">
            <w:ins w:id="10" w:author="Sushil.Bhattarai" w:date="2026-09-09T14:16:00Z" w16du:dateUtc="2026-09-09T04:16:00Z">
              <w:r>
                <w:t>Case sensitive name matching is a bug</w:t>
              </w:r>
            </w:ins>
          </w:p>
        </w:tc>
        <w:tc>
          <w:tcPr>
            <w:tcW w:w="2016" w:type="dxa"/>
          </w:tcPr>
          <w:p w14:paraId="395C4590" w14:textId="212B6281" w:rsidR="009E3E23" w:rsidRDefault="00BA70F2">
            <w:ins w:id="11" w:author="Sushil.Bhattarai" w:date="2026-09-09T14:17:00Z" w16du:dateUtc="2026-09-09T04:17:00Z">
              <w:r>
                <w:t>yes</w:t>
              </w:r>
            </w:ins>
          </w:p>
        </w:tc>
        <w:tc>
          <w:tcPr>
            <w:tcW w:w="2016" w:type="dxa"/>
          </w:tcPr>
          <w:p w14:paraId="23E56F45" w14:textId="77777777" w:rsidR="009E3E23" w:rsidRDefault="009E3E23"/>
        </w:tc>
        <w:tc>
          <w:tcPr>
            <w:tcW w:w="2016" w:type="dxa"/>
          </w:tcPr>
          <w:p w14:paraId="33EA6842" w14:textId="77777777" w:rsidR="009E3E23" w:rsidRDefault="009E3E23"/>
        </w:tc>
        <w:tc>
          <w:tcPr>
            <w:tcW w:w="2016" w:type="dxa"/>
          </w:tcPr>
          <w:p w14:paraId="42AE7CAD" w14:textId="77777777" w:rsidR="009E3E23" w:rsidRDefault="009E3E23"/>
        </w:tc>
      </w:tr>
    </w:tbl>
    <w:p w14:paraId="6807744F" w14:textId="77777777" w:rsidR="009E3E23" w:rsidRDefault="00000000">
      <w:pPr>
        <w:pStyle w:val="Heading2"/>
      </w:pPr>
      <w:r>
        <w:t>Decide</w:t>
      </w:r>
    </w:p>
    <w:p w14:paraId="20D5AED2" w14:textId="4F5D9FC0" w:rsidR="00BA70F2" w:rsidRDefault="00000000">
      <w:r>
        <w:t>For each significant suggestion: Accept / Modify / Reject / Keep unverified.</w:t>
      </w:r>
    </w:p>
    <w:p w14:paraId="73028EE4" w14:textId="306B6712" w:rsidR="00F65587" w:rsidRDefault="00F65587">
      <w:pPr>
        <w:rPr>
          <w:rStyle w:val="Emphasis"/>
          <w:i w:val="0"/>
          <w:iCs w:val="0"/>
        </w:rPr>
      </w:pPr>
      <w:r>
        <w:rPr>
          <w:rStyle w:val="Strong"/>
        </w:rPr>
        <w:t>Validate date/time format</w:t>
      </w:r>
      <w:r>
        <w:t xml:space="preserve"> </w:t>
      </w:r>
      <w:r>
        <w:t xml:space="preserve">→ </w:t>
      </w:r>
      <w:r>
        <w:rPr>
          <w:rStyle w:val="Emphasis"/>
        </w:rPr>
        <w:t>Keep</w:t>
      </w:r>
      <w:r w:rsidRPr="00F65587">
        <w:rPr>
          <w:rStyle w:val="Emphasis"/>
          <w:i w:val="0"/>
          <w:iCs w:val="0"/>
        </w:rPr>
        <w:t xml:space="preserve"> unverified</w:t>
      </w:r>
    </w:p>
    <w:p w14:paraId="67890EAA" w14:textId="2C0D0330" w:rsidR="00F65587" w:rsidRDefault="00F65587">
      <w:r w:rsidRPr="00F65587">
        <w:rPr>
          <w:rStyle w:val="Strong"/>
        </w:rPr>
        <w:t xml:space="preserve">Standardize practitioner name </w:t>
      </w:r>
      <w:proofErr w:type="gramStart"/>
      <w:r w:rsidRPr="00F65587">
        <w:rPr>
          <w:rStyle w:val="Strong"/>
        </w:rPr>
        <w:t>(.strip</w:t>
      </w:r>
      <w:proofErr w:type="gramEnd"/>
      <w:r w:rsidRPr="00F65587">
        <w:rPr>
          <w:rStyle w:val="Strong"/>
        </w:rPr>
        <w:t>(</w:t>
      </w:r>
      <w:proofErr w:type="gramStart"/>
      <w:r w:rsidRPr="00F65587">
        <w:rPr>
          <w:rStyle w:val="Strong"/>
        </w:rPr>
        <w:t>).title</w:t>
      </w:r>
      <w:proofErr w:type="gramEnd"/>
      <w:r w:rsidRPr="00F65587">
        <w:rPr>
          <w:rStyle w:val="Strong"/>
        </w:rPr>
        <w:t>())</w:t>
      </w:r>
      <w:r w:rsidRPr="00F65587">
        <w:t xml:space="preserve"> →</w:t>
      </w:r>
      <w:r>
        <w:t xml:space="preserve"> Accepted</w:t>
      </w:r>
    </w:p>
    <w:p w14:paraId="587E5A54" w14:textId="487795EA" w:rsidR="00F65587" w:rsidRPr="00F65587" w:rsidRDefault="00F65587">
      <w:r>
        <w:rPr>
          <w:rStyle w:val="Strong"/>
        </w:rPr>
        <w:t>Data lost when program closes</w:t>
      </w:r>
      <w:r>
        <w:t xml:space="preserve"> → </w:t>
      </w:r>
      <w:r>
        <w:rPr>
          <w:rStyle w:val="Emphasis"/>
        </w:rPr>
        <w:t>Keep</w:t>
      </w:r>
      <w:r w:rsidRPr="00F65587">
        <w:rPr>
          <w:rStyle w:val="Emphasis"/>
          <w:i w:val="0"/>
          <w:iCs w:val="0"/>
        </w:rPr>
        <w:t xml:space="preserve"> unverified</w:t>
      </w:r>
    </w:p>
    <w:p w14:paraId="5AA0024F" w14:textId="77777777" w:rsidR="009E3E23" w:rsidRDefault="00000000">
      <w:pPr>
        <w:pStyle w:val="Heading2"/>
      </w:pPr>
      <w:r>
        <w:t>Verify</w:t>
      </w:r>
    </w:p>
    <w:p w14:paraId="478570E8" w14:textId="3BC94440" w:rsidR="009E3E23" w:rsidRDefault="00000000">
      <w:pPr>
        <w:pStyle w:val="ListBullet"/>
      </w:pPr>
      <w:r>
        <w:t>Run the code</w:t>
      </w:r>
      <w:r w:rsidR="0065177E">
        <w:t xml:space="preserve"> </w:t>
      </w:r>
      <w:r w:rsidR="0065177E" w:rsidRPr="0065177E">
        <w:rPr>
          <w:rFonts w:ascii="Apple Color Emoji" w:hAnsi="Apple Color Emoji" w:cs="Apple Color Emoji"/>
        </w:rPr>
        <w:t>✔</w:t>
      </w:r>
    </w:p>
    <w:p w14:paraId="65496246" w14:textId="716441F6" w:rsidR="009E3E23" w:rsidRDefault="00000000">
      <w:pPr>
        <w:pStyle w:val="ListBullet"/>
      </w:pPr>
      <w:r>
        <w:t>Test normal input</w:t>
      </w:r>
      <w:r w:rsidR="0065177E">
        <w:t xml:space="preserve"> </w:t>
      </w:r>
      <w:r w:rsidR="0065177E">
        <w:rPr>
          <w:rFonts w:ascii="Apple Color Emoji" w:hAnsi="Apple Color Emoji" w:cs="Apple Color Emoji"/>
        </w:rPr>
        <w:t>✔</w:t>
      </w:r>
    </w:p>
    <w:p w14:paraId="4B4C0A25" w14:textId="271B09E1" w:rsidR="009E3E23" w:rsidRDefault="00000000">
      <w:pPr>
        <w:pStyle w:val="ListBullet"/>
      </w:pPr>
      <w:r>
        <w:t>Test unusual input</w:t>
      </w:r>
      <w:r w:rsidR="0065177E">
        <w:t xml:space="preserve"> </w:t>
      </w:r>
      <w:r w:rsidR="0065177E">
        <w:rPr>
          <w:rFonts w:ascii="Apple Color Emoji" w:hAnsi="Apple Color Emoji" w:cs="Apple Color Emoji"/>
        </w:rPr>
        <w:t>✔</w:t>
      </w:r>
    </w:p>
    <w:p w14:paraId="3F2E0ACD" w14:textId="281FE8F2" w:rsidR="009E3E23" w:rsidRDefault="00000000">
      <w:pPr>
        <w:pStyle w:val="ListBullet"/>
      </w:pPr>
      <w:r>
        <w:t>Compare with requirements</w:t>
      </w:r>
      <w:r w:rsidR="0065177E">
        <w:t xml:space="preserve"> </w:t>
      </w:r>
      <w:r w:rsidR="0065177E">
        <w:rPr>
          <w:rFonts w:ascii="Apple Color Emoji" w:hAnsi="Apple Color Emoji" w:cs="Apple Color Emoji"/>
        </w:rPr>
        <w:t>✔</w:t>
      </w:r>
    </w:p>
    <w:p w14:paraId="646140BF" w14:textId="2F2B5C41" w:rsidR="009E3E23" w:rsidRDefault="00000000">
      <w:pPr>
        <w:pStyle w:val="ListBullet"/>
      </w:pPr>
      <w:r>
        <w:t>Ask tutor/peer</w:t>
      </w:r>
      <w:r w:rsidR="0065177E">
        <w:t xml:space="preserve"> </w:t>
      </w:r>
      <w:r w:rsidR="0065177E">
        <w:rPr>
          <w:rFonts w:ascii="Apple Color Emoji" w:hAnsi="Apple Color Emoji" w:cs="Apple Color Emoji"/>
        </w:rPr>
        <w:t>✔</w:t>
      </w:r>
    </w:p>
    <w:p w14:paraId="01FDDD45" w14:textId="01C5AFF4" w:rsidR="009E3E23" w:rsidRDefault="00000000">
      <w:pPr>
        <w:pStyle w:val="ListBullet"/>
      </w:pPr>
      <w:r>
        <w:t>Check documentation</w:t>
      </w:r>
      <w:r w:rsidR="0065177E">
        <w:t xml:space="preserve"> </w:t>
      </w:r>
      <w:r w:rsidR="0065177E">
        <w:rPr>
          <w:rFonts w:ascii="Apple Color Emoji" w:hAnsi="Apple Color Emoji" w:cs="Apple Color Emoji"/>
        </w:rPr>
        <w:t>✔</w:t>
      </w:r>
    </w:p>
    <w:p w14:paraId="031E598A" w14:textId="77777777" w:rsidR="009E3E23" w:rsidRDefault="00000000">
      <w:pPr>
        <w:pStyle w:val="Heading2"/>
      </w:pPr>
      <w:r>
        <w:t>Explain</w:t>
      </w:r>
    </w:p>
    <w:p w14:paraId="3E5DC2D3" w14:textId="432FC9D6" w:rsidR="009E3E23" w:rsidRDefault="00000000">
      <w:r>
        <w:t>Can I explain the final code without reading the AI response? What do I still need to understand?</w:t>
      </w:r>
      <w:r w:rsidR="0065177E">
        <w:br/>
        <w:t xml:space="preserve">-&gt; Yes, I can explain the final code. </w:t>
      </w:r>
      <w:r w:rsidR="0065177E" w:rsidRPr="0065177E">
        <w:t xml:space="preserve">I understand why each change </w:t>
      </w:r>
      <w:proofErr w:type="gramStart"/>
      <w:r w:rsidR="0065177E" w:rsidRPr="0065177E">
        <w:t>matters  case</w:t>
      </w:r>
      <w:proofErr w:type="gramEnd"/>
      <w:r w:rsidR="0065177E" w:rsidRPr="0065177E">
        <w:t>-sensitivity would silently create duplicate "different" practitioners, and unvalidated input isn't something a receptionist should be trusted to always enter correctly.</w:t>
      </w:r>
    </w:p>
    <w:sectPr w:rsidR="009E3E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26193"/>
    <w:multiLevelType w:val="hybridMultilevel"/>
    <w:tmpl w:val="3C7AA204"/>
    <w:lvl w:ilvl="0" w:tplc="3ECC8F4E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272528">
    <w:abstractNumId w:val="8"/>
  </w:num>
  <w:num w:numId="2" w16cid:durableId="1496721194">
    <w:abstractNumId w:val="6"/>
  </w:num>
  <w:num w:numId="3" w16cid:durableId="858618967">
    <w:abstractNumId w:val="5"/>
  </w:num>
  <w:num w:numId="4" w16cid:durableId="718435611">
    <w:abstractNumId w:val="4"/>
  </w:num>
  <w:num w:numId="5" w16cid:durableId="2130590191">
    <w:abstractNumId w:val="7"/>
  </w:num>
  <w:num w:numId="6" w16cid:durableId="883759955">
    <w:abstractNumId w:val="3"/>
  </w:num>
  <w:num w:numId="7" w16cid:durableId="186061959">
    <w:abstractNumId w:val="2"/>
  </w:num>
  <w:num w:numId="8" w16cid:durableId="1444422248">
    <w:abstractNumId w:val="1"/>
  </w:num>
  <w:num w:numId="9" w16cid:durableId="462889607">
    <w:abstractNumId w:val="0"/>
  </w:num>
  <w:num w:numId="10" w16cid:durableId="162280924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ushil.Bhattarai">
    <w15:presenceInfo w15:providerId="AD" w15:userId="S::u3327843@uni.canberra.edu.au::77ce1093-3045-47fc-b49c-359973cd035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BEB"/>
    <w:rsid w:val="000701E5"/>
    <w:rsid w:val="0015074B"/>
    <w:rsid w:val="001D2E44"/>
    <w:rsid w:val="0029639D"/>
    <w:rsid w:val="00326F90"/>
    <w:rsid w:val="005336F7"/>
    <w:rsid w:val="0065177E"/>
    <w:rsid w:val="00667D27"/>
    <w:rsid w:val="009E3E23"/>
    <w:rsid w:val="00AA1D8D"/>
    <w:rsid w:val="00AB2952"/>
    <w:rsid w:val="00AC7F49"/>
    <w:rsid w:val="00B47730"/>
    <w:rsid w:val="00BA70F2"/>
    <w:rsid w:val="00CB0664"/>
    <w:rsid w:val="00F65587"/>
    <w:rsid w:val="00FC693F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AB2952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Sushil.Bhattarai</cp:lastModifiedBy>
  <cp:revision>8</cp:revision>
  <dcterms:created xsi:type="dcterms:W3CDTF">2013-12-23T23:15:00Z</dcterms:created>
  <dcterms:modified xsi:type="dcterms:W3CDTF">2026-09-09T04:25:00Z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2026-08-29T09:34:40Z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d351d3e1-fccc-4dc4-8096-d2866c27aef1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